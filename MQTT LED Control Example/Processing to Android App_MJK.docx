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4FA3" w:rsidRPr="00E345EC" w:rsidRDefault="000660C8" w:rsidP="006862DE">
      <w:pPr>
        <w:jc w:val="center"/>
        <w:rPr>
          <w:b/>
          <w:sz w:val="24"/>
          <w:szCs w:val="24"/>
        </w:rPr>
      </w:pPr>
      <w:ins w:id="0" w:author="Michael Klopfer" w:date="2016-05-08T07:22:00Z">
        <w:r>
          <w:rPr>
            <w:b/>
            <w:sz w:val="24"/>
            <w:szCs w:val="24"/>
          </w:rPr>
          <w:t xml:space="preserve">Tutorial: Using </w:t>
        </w:r>
      </w:ins>
      <w:r w:rsidR="006862DE" w:rsidRPr="00E345EC">
        <w:rPr>
          <w:b/>
          <w:sz w:val="24"/>
          <w:szCs w:val="24"/>
        </w:rPr>
        <w:t xml:space="preserve">Processing </w:t>
      </w:r>
      <w:ins w:id="1" w:author="Michael Klopfer" w:date="2016-05-08T07:22:00Z">
        <w:r>
          <w:rPr>
            <w:b/>
            <w:sz w:val="24"/>
            <w:szCs w:val="24"/>
          </w:rPr>
          <w:t xml:space="preserve">to Generate an </w:t>
        </w:r>
      </w:ins>
      <w:del w:id="2" w:author="Michael Klopfer" w:date="2016-05-08T07:22:00Z">
        <w:r w:rsidR="006862DE" w:rsidRPr="00E345EC" w:rsidDel="000660C8">
          <w:rPr>
            <w:b/>
            <w:sz w:val="24"/>
            <w:szCs w:val="24"/>
          </w:rPr>
          <w:delText xml:space="preserve">to </w:delText>
        </w:r>
      </w:del>
      <w:r w:rsidR="006862DE" w:rsidRPr="00E345EC">
        <w:rPr>
          <w:b/>
          <w:sz w:val="24"/>
          <w:szCs w:val="24"/>
        </w:rPr>
        <w:t>Android App</w:t>
      </w:r>
      <w:del w:id="3" w:author="Michael Klopfer" w:date="2016-05-08T07:22:00Z">
        <w:r w:rsidR="006862DE" w:rsidRPr="00E345EC" w:rsidDel="000660C8">
          <w:rPr>
            <w:b/>
            <w:sz w:val="24"/>
            <w:szCs w:val="24"/>
          </w:rPr>
          <w:delText xml:space="preserve"> Tutorial</w:delText>
        </w:r>
      </w:del>
    </w:p>
    <w:p w:rsidR="00164A0B" w:rsidRDefault="00460882" w:rsidP="00C43B29">
      <w:pPr>
        <w:ind w:firstLine="720"/>
        <w:rPr>
          <w:sz w:val="24"/>
          <w:szCs w:val="24"/>
        </w:rPr>
      </w:pPr>
      <w:r>
        <w:rPr>
          <w:sz w:val="24"/>
          <w:szCs w:val="24"/>
        </w:rPr>
        <w:t>To build an Android app</w:t>
      </w:r>
      <w:r w:rsidR="00650151">
        <w:rPr>
          <w:sz w:val="24"/>
          <w:szCs w:val="24"/>
        </w:rPr>
        <w:t xml:space="preserve"> with Proce</w:t>
      </w:r>
      <w:r w:rsidR="00AF7909">
        <w:rPr>
          <w:sz w:val="24"/>
          <w:szCs w:val="24"/>
        </w:rPr>
        <w:t>ssing is simpler than it seems</w:t>
      </w:r>
      <w:r w:rsidR="00E73AC7">
        <w:rPr>
          <w:sz w:val="24"/>
          <w:szCs w:val="24"/>
        </w:rPr>
        <w:t xml:space="preserve"> when you have the </w:t>
      </w:r>
      <w:del w:id="4" w:author="Michael Klopfer" w:date="2016-05-08T07:23:00Z">
        <w:r w:rsidR="00E73AC7" w:rsidDel="000660C8">
          <w:rPr>
            <w:sz w:val="24"/>
            <w:szCs w:val="24"/>
          </w:rPr>
          <w:delText>right and necessary</w:delText>
        </w:r>
      </w:del>
      <w:ins w:id="5" w:author="Michael Klopfer" w:date="2016-05-08T07:23:00Z">
        <w:r w:rsidR="000660C8">
          <w:rPr>
            <w:sz w:val="24"/>
            <w:szCs w:val="24"/>
          </w:rPr>
          <w:t>proper</w:t>
        </w:r>
      </w:ins>
      <w:r w:rsidR="00E73AC7">
        <w:rPr>
          <w:sz w:val="24"/>
          <w:szCs w:val="24"/>
        </w:rPr>
        <w:t xml:space="preserve"> tools</w:t>
      </w:r>
      <w:ins w:id="6" w:author="Michael Klopfer" w:date="2016-05-08T07:23:00Z">
        <w:r w:rsidR="000660C8">
          <w:rPr>
            <w:sz w:val="24"/>
            <w:szCs w:val="24"/>
          </w:rPr>
          <w:t xml:space="preserve"> and approaches</w:t>
        </w:r>
      </w:ins>
      <w:r w:rsidR="00AF7909">
        <w:rPr>
          <w:sz w:val="24"/>
          <w:szCs w:val="24"/>
        </w:rPr>
        <w:t>.</w:t>
      </w:r>
      <w:r w:rsidR="001A4B6D">
        <w:rPr>
          <w:sz w:val="24"/>
          <w:szCs w:val="24"/>
        </w:rPr>
        <w:t xml:space="preserve"> </w:t>
      </w:r>
      <w:commentRangeStart w:id="7"/>
      <w:r w:rsidR="00CF6399">
        <w:rPr>
          <w:sz w:val="24"/>
          <w:szCs w:val="24"/>
        </w:rPr>
        <w:t>T</w:t>
      </w:r>
      <w:r w:rsidR="00AC4AF9">
        <w:rPr>
          <w:sz w:val="24"/>
          <w:szCs w:val="24"/>
        </w:rPr>
        <w:t xml:space="preserve">o get started with the project, </w:t>
      </w:r>
      <w:r w:rsidR="005E3D37">
        <w:rPr>
          <w:sz w:val="24"/>
          <w:szCs w:val="24"/>
        </w:rPr>
        <w:t xml:space="preserve">I use the same code as the one I used to show Michael </w:t>
      </w:r>
      <w:r w:rsidR="00CD0D72">
        <w:rPr>
          <w:sz w:val="24"/>
          <w:szCs w:val="24"/>
        </w:rPr>
        <w:t xml:space="preserve">the various controllers we can </w:t>
      </w:r>
      <w:r w:rsidR="00B65870">
        <w:rPr>
          <w:sz w:val="24"/>
          <w:szCs w:val="24"/>
        </w:rPr>
        <w:t>use for a control panel</w:t>
      </w:r>
      <w:r w:rsidR="00D3790A">
        <w:rPr>
          <w:sz w:val="24"/>
          <w:szCs w:val="24"/>
        </w:rPr>
        <w:t xml:space="preserve"> for the</w:t>
      </w:r>
      <w:r w:rsidR="0046399B">
        <w:rPr>
          <w:sz w:val="24"/>
          <w:szCs w:val="24"/>
        </w:rPr>
        <w:t xml:space="preserve"> Android</w:t>
      </w:r>
      <w:r w:rsidR="00D3790A">
        <w:rPr>
          <w:sz w:val="24"/>
          <w:szCs w:val="24"/>
        </w:rPr>
        <w:t xml:space="preserve"> app</w:t>
      </w:r>
      <w:r w:rsidR="00B65870">
        <w:rPr>
          <w:sz w:val="24"/>
          <w:szCs w:val="24"/>
        </w:rPr>
        <w:t>.</w:t>
      </w:r>
      <w:r w:rsidR="008C3ACA">
        <w:rPr>
          <w:sz w:val="24"/>
          <w:szCs w:val="24"/>
        </w:rPr>
        <w:t xml:space="preserve"> </w:t>
      </w:r>
      <w:commentRangeEnd w:id="7"/>
      <w:r w:rsidR="000660C8">
        <w:rPr>
          <w:rStyle w:val="CommentReference"/>
        </w:rPr>
        <w:commentReference w:id="7"/>
      </w:r>
      <w:proofErr w:type="gramStart"/>
      <w:r w:rsidR="0022541F">
        <w:rPr>
          <w:sz w:val="24"/>
          <w:szCs w:val="24"/>
        </w:rPr>
        <w:t>To</w:t>
      </w:r>
      <w:proofErr w:type="gramEnd"/>
      <w:r w:rsidR="0022541F">
        <w:rPr>
          <w:sz w:val="24"/>
          <w:szCs w:val="24"/>
        </w:rPr>
        <w:t xml:space="preserve"> get access to the code, </w:t>
      </w:r>
      <w:r w:rsidR="00D05AAB">
        <w:rPr>
          <w:sz w:val="24"/>
          <w:szCs w:val="24"/>
        </w:rPr>
        <w:t xml:space="preserve">locate </w:t>
      </w:r>
      <w:r w:rsidR="00CE1CAE">
        <w:rPr>
          <w:sz w:val="24"/>
          <w:szCs w:val="24"/>
        </w:rPr>
        <w:t xml:space="preserve">it </w:t>
      </w:r>
      <w:r w:rsidR="00D05AAB">
        <w:rPr>
          <w:sz w:val="24"/>
          <w:szCs w:val="24"/>
        </w:rPr>
        <w:t xml:space="preserve">in </w:t>
      </w:r>
      <w:r w:rsidR="0034629F">
        <w:rPr>
          <w:sz w:val="24"/>
          <w:szCs w:val="24"/>
        </w:rPr>
        <w:t>the same file as this tutorial.</w:t>
      </w:r>
      <w:r w:rsidR="00D10E7F">
        <w:rPr>
          <w:sz w:val="24"/>
          <w:szCs w:val="24"/>
        </w:rPr>
        <w:t xml:space="preserve"> (</w:t>
      </w:r>
      <w:r w:rsidR="00907181">
        <w:rPr>
          <w:sz w:val="24"/>
          <w:szCs w:val="24"/>
        </w:rPr>
        <w:t xml:space="preserve">Please email </w:t>
      </w:r>
      <w:proofErr w:type="spellStart"/>
      <w:r w:rsidR="00907181">
        <w:rPr>
          <w:sz w:val="24"/>
          <w:szCs w:val="24"/>
        </w:rPr>
        <w:t>Hieu</w:t>
      </w:r>
      <w:proofErr w:type="spellEnd"/>
      <w:r w:rsidR="00907181">
        <w:rPr>
          <w:sz w:val="24"/>
          <w:szCs w:val="24"/>
        </w:rPr>
        <w:t xml:space="preserve"> or me (Jonathan) if you have any questions</w:t>
      </w:r>
      <w:r w:rsidR="004617B6">
        <w:rPr>
          <w:sz w:val="24"/>
          <w:szCs w:val="24"/>
        </w:rPr>
        <w:t xml:space="preserve">: </w:t>
      </w:r>
      <w:hyperlink r:id="rId7" w:history="1">
        <w:r w:rsidR="004617B6" w:rsidRPr="00B520B9">
          <w:rPr>
            <w:rStyle w:val="Hyperlink"/>
            <w:sz w:val="24"/>
            <w:szCs w:val="24"/>
          </w:rPr>
          <w:t>hieutn3@uci.edu</w:t>
        </w:r>
      </w:hyperlink>
      <w:r w:rsidR="004617B6">
        <w:rPr>
          <w:sz w:val="24"/>
          <w:szCs w:val="24"/>
        </w:rPr>
        <w:t xml:space="preserve">, </w:t>
      </w:r>
      <w:hyperlink r:id="rId8" w:history="1">
        <w:r w:rsidR="004617B6" w:rsidRPr="00B520B9">
          <w:rPr>
            <w:rStyle w:val="Hyperlink"/>
            <w:sz w:val="24"/>
            <w:szCs w:val="24"/>
          </w:rPr>
          <w:t>cylim1@uci.edu</w:t>
        </w:r>
      </w:hyperlink>
      <w:commentRangeStart w:id="8"/>
      <w:r w:rsidR="009A3C3C">
        <w:rPr>
          <w:sz w:val="24"/>
          <w:szCs w:val="24"/>
        </w:rPr>
        <w:t>)</w:t>
      </w:r>
      <w:r w:rsidR="004617B6">
        <w:rPr>
          <w:sz w:val="24"/>
          <w:szCs w:val="24"/>
        </w:rPr>
        <w:t xml:space="preserve"> </w:t>
      </w:r>
      <w:commentRangeEnd w:id="8"/>
      <w:r w:rsidR="00463A82">
        <w:rPr>
          <w:rStyle w:val="CommentReference"/>
        </w:rPr>
        <w:commentReference w:id="8"/>
      </w:r>
      <w:r w:rsidR="0034629F">
        <w:rPr>
          <w:sz w:val="24"/>
          <w:szCs w:val="24"/>
        </w:rPr>
        <w:t xml:space="preserve"> </w:t>
      </w:r>
    </w:p>
    <w:p w:rsidR="006862DE" w:rsidRDefault="00032936" w:rsidP="006862DE">
      <w:pPr>
        <w:rPr>
          <w:b/>
          <w:sz w:val="24"/>
          <w:szCs w:val="24"/>
        </w:rPr>
      </w:pPr>
      <w:r w:rsidRPr="001A19FD">
        <w:rPr>
          <w:b/>
          <w:sz w:val="24"/>
          <w:szCs w:val="24"/>
        </w:rPr>
        <w:t xml:space="preserve">Below are the steps needed to successfully create an Android </w:t>
      </w:r>
      <w:proofErr w:type="gramStart"/>
      <w:r w:rsidRPr="001A19FD">
        <w:rPr>
          <w:b/>
          <w:sz w:val="24"/>
          <w:szCs w:val="24"/>
        </w:rPr>
        <w:t>app</w:t>
      </w:r>
      <w:r w:rsidR="00164A0B" w:rsidRPr="001A19FD">
        <w:rPr>
          <w:b/>
          <w:sz w:val="24"/>
          <w:szCs w:val="24"/>
        </w:rPr>
        <w:t>:</w:t>
      </w:r>
      <w:proofErr w:type="gramEnd"/>
      <w:r w:rsidR="00164A0B" w:rsidRPr="001A19FD">
        <w:rPr>
          <w:b/>
          <w:sz w:val="24"/>
          <w:szCs w:val="24"/>
        </w:rPr>
        <w:t xml:space="preserve"> </w:t>
      </w:r>
    </w:p>
    <w:p w:rsidR="00F86291" w:rsidRDefault="00732C61" w:rsidP="00F86291">
      <w:pPr>
        <w:pStyle w:val="ListParagraph"/>
        <w:numPr>
          <w:ilvl w:val="0"/>
          <w:numId w:val="1"/>
        </w:numPr>
        <w:rPr>
          <w:sz w:val="24"/>
          <w:szCs w:val="24"/>
        </w:rPr>
      </w:pPr>
      <w:commentRangeStart w:id="10"/>
      <w:r>
        <w:rPr>
          <w:sz w:val="24"/>
          <w:szCs w:val="24"/>
        </w:rPr>
        <w:t>Open the program</w:t>
      </w:r>
      <w:r w:rsidR="00A7454F">
        <w:rPr>
          <w:sz w:val="24"/>
          <w:szCs w:val="24"/>
        </w:rPr>
        <w:t xml:space="preserve"> </w:t>
      </w:r>
      <w:r w:rsidR="00925BF1">
        <w:rPr>
          <w:sz w:val="24"/>
          <w:szCs w:val="24"/>
        </w:rPr>
        <w:t xml:space="preserve">needed </w:t>
      </w:r>
      <w:r w:rsidR="00A7454F">
        <w:rPr>
          <w:sz w:val="24"/>
          <w:szCs w:val="24"/>
        </w:rPr>
        <w:t>to build the app with</w:t>
      </w:r>
      <w:r w:rsidR="005A42B7">
        <w:rPr>
          <w:sz w:val="24"/>
          <w:szCs w:val="24"/>
        </w:rPr>
        <w:t>.</w:t>
      </w:r>
      <w:commentRangeEnd w:id="10"/>
      <w:r w:rsidR="000660C8">
        <w:rPr>
          <w:rStyle w:val="CommentReference"/>
        </w:rPr>
        <w:commentReference w:id="10"/>
      </w:r>
    </w:p>
    <w:p w:rsidR="006F5AC6" w:rsidRDefault="002F0070" w:rsidP="00F8629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After opening the program, </w:t>
      </w:r>
      <w:r w:rsidR="005F4F52">
        <w:rPr>
          <w:sz w:val="24"/>
          <w:szCs w:val="24"/>
        </w:rPr>
        <w:t xml:space="preserve">locate the scroll list labeled </w:t>
      </w:r>
      <w:r w:rsidR="00651A2A">
        <w:rPr>
          <w:sz w:val="24"/>
          <w:szCs w:val="24"/>
        </w:rPr>
        <w:t xml:space="preserve">as </w:t>
      </w:r>
      <w:r w:rsidR="005F4F52">
        <w:rPr>
          <w:sz w:val="24"/>
          <w:szCs w:val="24"/>
        </w:rPr>
        <w:t>“Java” on the top right of the program.</w:t>
      </w:r>
    </w:p>
    <w:p w:rsidR="00AF4850" w:rsidRDefault="006F5AC6" w:rsidP="00F8629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="008C231B">
        <w:rPr>
          <w:sz w:val="24"/>
          <w:szCs w:val="24"/>
        </w:rPr>
        <w:t xml:space="preserve">into </w:t>
      </w:r>
      <w:r>
        <w:rPr>
          <w:sz w:val="24"/>
          <w:szCs w:val="24"/>
        </w:rPr>
        <w:t>the scrol</w:t>
      </w:r>
      <w:r w:rsidR="001D647C">
        <w:rPr>
          <w:sz w:val="24"/>
          <w:szCs w:val="24"/>
        </w:rPr>
        <w:t>l list</w:t>
      </w:r>
      <w:r w:rsidR="008C231B">
        <w:rPr>
          <w:sz w:val="24"/>
          <w:szCs w:val="24"/>
        </w:rPr>
        <w:t xml:space="preserve">, </w:t>
      </w:r>
      <w:r w:rsidR="00AD3359">
        <w:rPr>
          <w:sz w:val="24"/>
          <w:szCs w:val="24"/>
        </w:rPr>
        <w:t>find the option “Add Mode….”</w:t>
      </w:r>
      <w:r w:rsidR="008C231B">
        <w:rPr>
          <w:sz w:val="24"/>
          <w:szCs w:val="24"/>
        </w:rPr>
        <w:t xml:space="preserve">, and </w:t>
      </w:r>
      <w:r w:rsidR="00D50F4A">
        <w:rPr>
          <w:sz w:val="24"/>
          <w:szCs w:val="24"/>
        </w:rPr>
        <w:t xml:space="preserve">select it. </w:t>
      </w:r>
    </w:p>
    <w:p w:rsidR="00BF6C75" w:rsidRDefault="006F5BF7" w:rsidP="00BF6C7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</w:t>
      </w:r>
      <w:r w:rsidR="00AA6141">
        <w:rPr>
          <w:sz w:val="24"/>
          <w:szCs w:val="24"/>
        </w:rPr>
        <w:t>s soon as you select</w:t>
      </w:r>
      <w:r w:rsidR="00D1392E">
        <w:rPr>
          <w:sz w:val="24"/>
          <w:szCs w:val="24"/>
        </w:rPr>
        <w:t xml:space="preserve"> “Add Mode…</w:t>
      </w:r>
      <w:proofErr w:type="gramStart"/>
      <w:r w:rsidR="00B60C18">
        <w:rPr>
          <w:sz w:val="24"/>
          <w:szCs w:val="24"/>
        </w:rPr>
        <w:t>”,</w:t>
      </w:r>
      <w:proofErr w:type="gramEnd"/>
      <w:r w:rsidR="001D7907">
        <w:rPr>
          <w:sz w:val="24"/>
          <w:szCs w:val="24"/>
        </w:rPr>
        <w:t xml:space="preserve"> </w:t>
      </w:r>
      <w:r w:rsidR="00421D80">
        <w:rPr>
          <w:sz w:val="24"/>
          <w:szCs w:val="24"/>
        </w:rPr>
        <w:t>a</w:t>
      </w:r>
      <w:r>
        <w:rPr>
          <w:sz w:val="24"/>
          <w:szCs w:val="24"/>
        </w:rPr>
        <w:t xml:space="preserve"> screen named “Mode Manager” will pop up</w:t>
      </w:r>
      <w:r w:rsidR="002F3336">
        <w:rPr>
          <w:sz w:val="24"/>
          <w:szCs w:val="24"/>
        </w:rPr>
        <w:t xml:space="preserve">, </w:t>
      </w:r>
      <w:r w:rsidR="00E86AF3">
        <w:rPr>
          <w:sz w:val="24"/>
          <w:szCs w:val="24"/>
        </w:rPr>
        <w:t>and</w:t>
      </w:r>
      <w:r w:rsidR="002F3336">
        <w:rPr>
          <w:sz w:val="24"/>
          <w:szCs w:val="24"/>
        </w:rPr>
        <w:t xml:space="preserve"> </w:t>
      </w:r>
      <w:r w:rsidR="0023369D">
        <w:rPr>
          <w:sz w:val="24"/>
          <w:szCs w:val="24"/>
        </w:rPr>
        <w:t>so you can i</w:t>
      </w:r>
      <w:r w:rsidR="00E86AF3">
        <w:rPr>
          <w:sz w:val="24"/>
          <w:szCs w:val="24"/>
        </w:rPr>
        <w:t xml:space="preserve">nstall </w:t>
      </w:r>
      <w:r w:rsidR="002466EA">
        <w:rPr>
          <w:sz w:val="24"/>
          <w:szCs w:val="24"/>
        </w:rPr>
        <w:t>the mode called “</w:t>
      </w:r>
      <w:r w:rsidR="00E86AF3">
        <w:rPr>
          <w:sz w:val="24"/>
          <w:szCs w:val="24"/>
        </w:rPr>
        <w:t>Android Mode</w:t>
      </w:r>
      <w:r w:rsidR="002466EA">
        <w:rPr>
          <w:sz w:val="24"/>
          <w:szCs w:val="24"/>
        </w:rPr>
        <w:t>”</w:t>
      </w:r>
      <w:r w:rsidR="001E7FDA">
        <w:rPr>
          <w:sz w:val="24"/>
          <w:szCs w:val="24"/>
        </w:rPr>
        <w:t xml:space="preserve"> located in the Mode Manager.</w:t>
      </w:r>
    </w:p>
    <w:p w:rsidR="00F10DC8" w:rsidRDefault="00F10DC8" w:rsidP="0048715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5.   </w:t>
      </w:r>
      <w:r w:rsidR="00BF6C75">
        <w:rPr>
          <w:sz w:val="24"/>
          <w:szCs w:val="24"/>
        </w:rPr>
        <w:t>Now, go ahead and download</w:t>
      </w:r>
      <w:r w:rsidR="00487156">
        <w:t xml:space="preserve"> </w:t>
      </w:r>
      <w:r w:rsidR="00275236" w:rsidRPr="00AC25C4">
        <w:rPr>
          <w:sz w:val="24"/>
          <w:szCs w:val="24"/>
        </w:rPr>
        <w:t xml:space="preserve">the Android SDK from this link: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</w:instrText>
      </w:r>
      <w:r w:rsidRPr="00F10DC8">
        <w:rPr>
          <w:sz w:val="24"/>
          <w:szCs w:val="24"/>
        </w:rPr>
        <w:instrText>http://developer.android.com/sdk/index.html</w:instrText>
      </w:r>
      <w:r w:rsidRPr="00AC25C4">
        <w:rPr>
          <w:sz w:val="24"/>
          <w:szCs w:val="24"/>
        </w:rPr>
        <w:instrText xml:space="preserve"> </w:instrText>
      </w:r>
    </w:p>
    <w:p w:rsidR="00F10DC8" w:rsidRPr="00B520B9" w:rsidRDefault="00F10DC8" w:rsidP="00487156">
      <w:pPr>
        <w:pStyle w:val="ListParagraph"/>
        <w:numPr>
          <w:ilvl w:val="0"/>
          <w:numId w:val="1"/>
        </w:numPr>
        <w:rPr>
          <w:rStyle w:val="Hyperlink"/>
          <w:sz w:val="24"/>
          <w:szCs w:val="24"/>
        </w:rPr>
      </w:pPr>
      <w:r>
        <w:rPr>
          <w:sz w:val="24"/>
          <w:szCs w:val="24"/>
        </w:rPr>
        <w:instrText xml:space="preserve">" </w:instrText>
      </w:r>
      <w:r>
        <w:rPr>
          <w:sz w:val="24"/>
          <w:szCs w:val="24"/>
        </w:rPr>
        <w:fldChar w:fldCharType="separate"/>
      </w:r>
      <w:r w:rsidRPr="00B520B9">
        <w:rPr>
          <w:rStyle w:val="Hyperlink"/>
          <w:sz w:val="24"/>
          <w:szCs w:val="24"/>
        </w:rPr>
        <w:t xml:space="preserve">http://developer.android.com/sdk/index.html </w:t>
      </w:r>
    </w:p>
    <w:p w:rsidR="00D3428F" w:rsidRDefault="00F10DC8" w:rsidP="0048715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After downlo</w:t>
      </w:r>
      <w:r w:rsidR="008042ED">
        <w:rPr>
          <w:sz w:val="24"/>
          <w:szCs w:val="24"/>
        </w:rPr>
        <w:t xml:space="preserve">ading and installing Android SDK, </w:t>
      </w:r>
      <w:r w:rsidR="00214B8A">
        <w:rPr>
          <w:sz w:val="24"/>
          <w:szCs w:val="24"/>
        </w:rPr>
        <w:t>run</w:t>
      </w:r>
      <w:r w:rsidR="00E17EA3">
        <w:rPr>
          <w:sz w:val="24"/>
          <w:szCs w:val="24"/>
        </w:rPr>
        <w:t xml:space="preserve"> the Processing </w:t>
      </w:r>
      <w:r w:rsidR="008D658C">
        <w:rPr>
          <w:sz w:val="24"/>
          <w:szCs w:val="24"/>
        </w:rPr>
        <w:t xml:space="preserve">program, and </w:t>
      </w:r>
      <w:r w:rsidR="00DD33F5">
        <w:rPr>
          <w:sz w:val="24"/>
          <w:szCs w:val="24"/>
        </w:rPr>
        <w:t>either l</w:t>
      </w:r>
      <w:r w:rsidR="00505808">
        <w:rPr>
          <w:sz w:val="24"/>
          <w:szCs w:val="24"/>
        </w:rPr>
        <w:t>ocate or download the downloaded Android SDK file if Programming asks you where the Android SDK is.</w:t>
      </w:r>
    </w:p>
    <w:p w:rsidR="00656A30" w:rsidRDefault="00D3428F" w:rsidP="00F265F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If you are running the program on the </w:t>
      </w:r>
      <w:commentRangeStart w:id="11"/>
      <w:r>
        <w:rPr>
          <w:sz w:val="24"/>
          <w:szCs w:val="24"/>
        </w:rPr>
        <w:t xml:space="preserve">tablet from </w:t>
      </w:r>
      <w:proofErr w:type="spellStart"/>
      <w:r>
        <w:rPr>
          <w:sz w:val="24"/>
          <w:szCs w:val="24"/>
        </w:rPr>
        <w:t>CalPLUG</w:t>
      </w:r>
      <w:commentRangeEnd w:id="11"/>
      <w:proofErr w:type="spellEnd"/>
      <w:r w:rsidR="000660C8">
        <w:rPr>
          <w:rStyle w:val="CommentReference"/>
        </w:rPr>
        <w:commentReference w:id="11"/>
      </w:r>
      <w:r>
        <w:rPr>
          <w:sz w:val="24"/>
          <w:szCs w:val="24"/>
        </w:rPr>
        <w:t xml:space="preserve">, please continue </w:t>
      </w:r>
      <w:r w:rsidR="005F2732">
        <w:rPr>
          <w:sz w:val="24"/>
          <w:szCs w:val="24"/>
        </w:rPr>
        <w:t>w</w:t>
      </w:r>
      <w:r w:rsidR="00B21131">
        <w:rPr>
          <w:sz w:val="24"/>
          <w:szCs w:val="24"/>
        </w:rPr>
        <w:t>ith the procedures from Step 10.</w:t>
      </w:r>
      <w:r w:rsidR="00CD4AA6">
        <w:rPr>
          <w:sz w:val="24"/>
          <w:szCs w:val="24"/>
        </w:rPr>
        <w:t xml:space="preserve"> </w:t>
      </w:r>
      <w:r w:rsidR="00320257">
        <w:rPr>
          <w:sz w:val="24"/>
          <w:szCs w:val="24"/>
        </w:rPr>
        <w:t>If not</w:t>
      </w:r>
      <w:r w:rsidR="00B3781C">
        <w:rPr>
          <w:sz w:val="24"/>
          <w:szCs w:val="24"/>
        </w:rPr>
        <w:t>, please refer to the next step.</w:t>
      </w:r>
    </w:p>
    <w:p w:rsidR="00F265F7" w:rsidRPr="00F265F7" w:rsidRDefault="00F265F7" w:rsidP="00F265F7">
      <w:pPr>
        <w:pStyle w:val="ListParagraph"/>
        <w:rPr>
          <w:sz w:val="24"/>
          <w:szCs w:val="24"/>
        </w:rPr>
      </w:pPr>
    </w:p>
    <w:p w:rsidR="00B3781C" w:rsidRDefault="00F40249" w:rsidP="00F40249">
      <w:pPr>
        <w:pStyle w:val="ListParagraph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Picture of the </w:t>
      </w:r>
      <w:commentRangeStart w:id="12"/>
      <w:r>
        <w:rPr>
          <w:b/>
          <w:sz w:val="24"/>
          <w:szCs w:val="24"/>
        </w:rPr>
        <w:t>Tablet</w:t>
      </w:r>
      <w:r w:rsidR="00266D49">
        <w:rPr>
          <w:b/>
          <w:sz w:val="24"/>
          <w:szCs w:val="24"/>
        </w:rPr>
        <w:t xml:space="preserve"> from </w:t>
      </w:r>
      <w:proofErr w:type="spellStart"/>
      <w:r w:rsidR="00266D49">
        <w:rPr>
          <w:b/>
          <w:sz w:val="24"/>
          <w:szCs w:val="24"/>
        </w:rPr>
        <w:t>CalPLUG</w:t>
      </w:r>
      <w:commentRangeEnd w:id="12"/>
      <w:proofErr w:type="spellEnd"/>
      <w:r w:rsidR="000660C8">
        <w:rPr>
          <w:rStyle w:val="CommentReference"/>
        </w:rPr>
        <w:commentReference w:id="12"/>
      </w:r>
    </w:p>
    <w:p w:rsidR="009E6CCF" w:rsidRDefault="009E6CCF" w:rsidP="00F40249">
      <w:pPr>
        <w:pStyle w:val="ListParagraph"/>
        <w:jc w:val="center"/>
        <w:rPr>
          <w:b/>
          <w:sz w:val="24"/>
          <w:szCs w:val="24"/>
        </w:rPr>
      </w:pPr>
    </w:p>
    <w:p w:rsidR="002C42DB" w:rsidRPr="002C42DB" w:rsidRDefault="002C42DB" w:rsidP="00F40249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ko-KR"/>
        </w:rPr>
        <w:drawing>
          <wp:inline distT="0" distB="0" distL="0" distR="0">
            <wp:extent cx="3237561" cy="2428170"/>
            <wp:effectExtent l="4762" t="0" r="6033" b="6032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029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46374" cy="243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882" w:rsidRDefault="00C520A2" w:rsidP="00487156">
      <w:pPr>
        <w:pStyle w:val="ListParagraph"/>
        <w:numPr>
          <w:ilvl w:val="0"/>
          <w:numId w:val="1"/>
        </w:numPr>
        <w:rPr>
          <w:sz w:val="24"/>
          <w:szCs w:val="24"/>
        </w:rPr>
      </w:pPr>
      <w:commentRangeStart w:id="13"/>
      <w:r>
        <w:rPr>
          <w:sz w:val="24"/>
          <w:szCs w:val="24"/>
        </w:rPr>
        <w:lastRenderedPageBreak/>
        <w:t xml:space="preserve">Last but not least, </w:t>
      </w:r>
      <w:commentRangeEnd w:id="13"/>
      <w:r w:rsidR="000660C8">
        <w:rPr>
          <w:rStyle w:val="CommentReference"/>
        </w:rPr>
        <w:commentReference w:id="13"/>
      </w:r>
      <w:r w:rsidR="002F238B">
        <w:rPr>
          <w:sz w:val="24"/>
          <w:szCs w:val="24"/>
        </w:rPr>
        <w:t>connect your Android device to the computer (</w:t>
      </w:r>
      <w:commentRangeStart w:id="14"/>
      <w:r w:rsidR="002F238B">
        <w:rPr>
          <w:sz w:val="24"/>
          <w:szCs w:val="24"/>
        </w:rPr>
        <w:t xml:space="preserve">Make sure that you’ve </w:t>
      </w:r>
      <w:commentRangeEnd w:id="14"/>
      <w:r w:rsidR="000660C8">
        <w:rPr>
          <w:rStyle w:val="CommentReference"/>
        </w:rPr>
        <w:commentReference w:id="14"/>
      </w:r>
      <w:r w:rsidR="002F238B">
        <w:rPr>
          <w:sz w:val="24"/>
          <w:szCs w:val="24"/>
        </w:rPr>
        <w:t xml:space="preserve">already enabled USB Debugging on your Android device prior to </w:t>
      </w:r>
      <w:r w:rsidR="007C6D54">
        <w:rPr>
          <w:sz w:val="24"/>
          <w:szCs w:val="24"/>
        </w:rPr>
        <w:t>c</w:t>
      </w:r>
      <w:r w:rsidR="00103124">
        <w:rPr>
          <w:sz w:val="24"/>
          <w:szCs w:val="24"/>
        </w:rPr>
        <w:t xml:space="preserve">onnecting it to your computer), and run the program. </w:t>
      </w:r>
    </w:p>
    <w:p w:rsidR="00F56328" w:rsidRPr="00F56328" w:rsidRDefault="009C0882" w:rsidP="00F56328">
      <w:pPr>
        <w:pStyle w:val="ListParagraph"/>
        <w:numPr>
          <w:ilvl w:val="0"/>
          <w:numId w:val="1"/>
        </w:numPr>
        <w:rPr>
          <w:sz w:val="24"/>
          <w:szCs w:val="24"/>
        </w:rPr>
      </w:pPr>
      <w:commentRangeStart w:id="15"/>
      <w:r>
        <w:rPr>
          <w:sz w:val="24"/>
          <w:szCs w:val="24"/>
        </w:rPr>
        <w:t xml:space="preserve">There you </w:t>
      </w:r>
      <w:proofErr w:type="gramStart"/>
      <w:r>
        <w:rPr>
          <w:sz w:val="24"/>
          <w:szCs w:val="24"/>
        </w:rPr>
        <w:t>go,</w:t>
      </w:r>
      <w:proofErr w:type="gramEnd"/>
      <w:r>
        <w:rPr>
          <w:sz w:val="24"/>
          <w:szCs w:val="24"/>
        </w:rPr>
        <w:t xml:space="preserve"> </w:t>
      </w:r>
      <w:commentRangeEnd w:id="15"/>
      <w:r w:rsidR="000660C8">
        <w:rPr>
          <w:rStyle w:val="CommentReference"/>
        </w:rPr>
        <w:commentReference w:id="15"/>
      </w:r>
      <w:r>
        <w:rPr>
          <w:sz w:val="24"/>
          <w:szCs w:val="24"/>
        </w:rPr>
        <w:t>you have create</w:t>
      </w:r>
      <w:r w:rsidR="00F56328">
        <w:rPr>
          <w:sz w:val="24"/>
          <w:szCs w:val="24"/>
        </w:rPr>
        <w:t>d an app on your Android device.</w:t>
      </w:r>
    </w:p>
    <w:p w:rsidR="009158B7" w:rsidRPr="00467510" w:rsidRDefault="00DB3C0E" w:rsidP="00467510">
      <w:pPr>
        <w:pStyle w:val="ListParagraph"/>
        <w:numPr>
          <w:ilvl w:val="0"/>
          <w:numId w:val="1"/>
        </w:numPr>
        <w:rPr>
          <w:sz w:val="24"/>
          <w:szCs w:val="24"/>
        </w:rPr>
      </w:pPr>
      <w:commentRangeStart w:id="16"/>
      <w:r>
        <w:rPr>
          <w:sz w:val="24"/>
          <w:szCs w:val="24"/>
        </w:rPr>
        <w:t>Please download the p</w:t>
      </w:r>
      <w:r w:rsidR="007C1886">
        <w:rPr>
          <w:sz w:val="24"/>
          <w:szCs w:val="24"/>
        </w:rPr>
        <w:t xml:space="preserve">rogram called </w:t>
      </w:r>
      <w:proofErr w:type="spellStart"/>
      <w:r w:rsidR="007C1886">
        <w:rPr>
          <w:sz w:val="24"/>
          <w:szCs w:val="24"/>
        </w:rPr>
        <w:t>MobileGo</w:t>
      </w:r>
      <w:proofErr w:type="spellEnd"/>
      <w:r w:rsidR="007C1886">
        <w:rPr>
          <w:sz w:val="24"/>
          <w:szCs w:val="24"/>
        </w:rPr>
        <w:t xml:space="preserve"> from the following</w:t>
      </w:r>
      <w:r>
        <w:rPr>
          <w:sz w:val="24"/>
          <w:szCs w:val="24"/>
        </w:rPr>
        <w:t xml:space="preserve"> link: </w:t>
      </w:r>
      <w:commentRangeEnd w:id="16"/>
      <w:r w:rsidR="00463A82">
        <w:rPr>
          <w:rStyle w:val="CommentReference"/>
        </w:rPr>
        <w:commentReference w:id="16"/>
      </w:r>
      <w:hyperlink r:id="rId10" w:history="1">
        <w:r w:rsidR="009158B7" w:rsidRPr="006C7CDA">
          <w:rPr>
            <w:rStyle w:val="Hyperlink"/>
            <w:sz w:val="24"/>
            <w:szCs w:val="24"/>
          </w:rPr>
          <w:t>http://www.wondershare.net/mobilego/?icn=nav</w:t>
        </w:r>
      </w:hyperlink>
      <w:r w:rsidR="006B7E2D" w:rsidRPr="0046751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</w:p>
    <w:p w:rsidR="00467510" w:rsidRDefault="00467510" w:rsidP="0046751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(</w:t>
      </w:r>
      <w:r w:rsidRPr="00212E55">
        <w:rPr>
          <w:b/>
          <w:sz w:val="24"/>
          <w:szCs w:val="24"/>
        </w:rPr>
        <w:t>Note:</w:t>
      </w:r>
      <w:r>
        <w:rPr>
          <w:sz w:val="24"/>
          <w:szCs w:val="24"/>
        </w:rPr>
        <w:t xml:space="preserve"> </w:t>
      </w:r>
      <w:proofErr w:type="spellStart"/>
      <w:r w:rsidR="00D93C8F">
        <w:rPr>
          <w:sz w:val="24"/>
          <w:szCs w:val="24"/>
        </w:rPr>
        <w:t>MobileGo</w:t>
      </w:r>
      <w:proofErr w:type="spellEnd"/>
      <w:r w:rsidR="00D93C8F">
        <w:rPr>
          <w:sz w:val="24"/>
          <w:szCs w:val="24"/>
        </w:rPr>
        <w:t xml:space="preserve"> works only on Windows 8/7/Vista/XP</w:t>
      </w:r>
      <w:r w:rsidR="00CA6451">
        <w:rPr>
          <w:sz w:val="24"/>
          <w:szCs w:val="24"/>
        </w:rPr>
        <w:t xml:space="preserve"> and any IOS devices</w:t>
      </w:r>
      <w:r w:rsidR="00D93C8F">
        <w:rPr>
          <w:sz w:val="24"/>
          <w:szCs w:val="24"/>
        </w:rPr>
        <w:t>)</w:t>
      </w:r>
    </w:p>
    <w:p w:rsidR="00132AE7" w:rsidRDefault="00F56328" w:rsidP="00132AE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Now, open your Processing </w:t>
      </w:r>
      <w:r w:rsidR="003E2C94">
        <w:rPr>
          <w:sz w:val="24"/>
          <w:szCs w:val="24"/>
        </w:rPr>
        <w:t>program.</w:t>
      </w:r>
    </w:p>
    <w:p w:rsidR="003E2C94" w:rsidRDefault="00DF4FD5" w:rsidP="00132AE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Search for Device Manager on your computer</w:t>
      </w:r>
      <w:r w:rsidR="005F2528">
        <w:rPr>
          <w:sz w:val="24"/>
          <w:szCs w:val="24"/>
        </w:rPr>
        <w:t xml:space="preserve">, and try to locate the </w:t>
      </w:r>
      <w:r w:rsidR="00067929">
        <w:rPr>
          <w:sz w:val="24"/>
          <w:szCs w:val="24"/>
        </w:rPr>
        <w:t>tablet</w:t>
      </w:r>
      <w:r w:rsidR="00F53566">
        <w:rPr>
          <w:sz w:val="24"/>
          <w:szCs w:val="24"/>
        </w:rPr>
        <w:t xml:space="preserve"> you are us</w:t>
      </w:r>
      <w:r w:rsidR="005F2528">
        <w:rPr>
          <w:sz w:val="24"/>
          <w:szCs w:val="24"/>
        </w:rPr>
        <w:t>ing to run the program on in the Device Manager</w:t>
      </w:r>
      <w:r>
        <w:rPr>
          <w:sz w:val="24"/>
          <w:szCs w:val="24"/>
        </w:rPr>
        <w:t>.</w:t>
      </w:r>
    </w:p>
    <w:p w:rsidR="00DF4FD5" w:rsidRDefault="00C66FFD" w:rsidP="00132AE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After </w:t>
      </w:r>
      <w:r w:rsidR="003D3647">
        <w:rPr>
          <w:sz w:val="24"/>
          <w:szCs w:val="24"/>
        </w:rPr>
        <w:t xml:space="preserve">locating the device, </w:t>
      </w:r>
      <w:r w:rsidR="00611456">
        <w:rPr>
          <w:sz w:val="24"/>
          <w:szCs w:val="24"/>
        </w:rPr>
        <w:t>right click, and click into P</w:t>
      </w:r>
      <w:r w:rsidR="006C5B27">
        <w:rPr>
          <w:sz w:val="24"/>
          <w:szCs w:val="24"/>
        </w:rPr>
        <w:t>roperties.</w:t>
      </w:r>
    </w:p>
    <w:p w:rsidR="00611456" w:rsidRDefault="00611456" w:rsidP="00132AE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 Properties, </w:t>
      </w:r>
      <w:r w:rsidR="008910A4">
        <w:rPr>
          <w:sz w:val="24"/>
          <w:szCs w:val="24"/>
        </w:rPr>
        <w:t>find the tab called “Driver” and click into it.</w:t>
      </w:r>
    </w:p>
    <w:p w:rsidR="009E2744" w:rsidRDefault="00067929" w:rsidP="00132AE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Uninstall t</w:t>
      </w:r>
      <w:r w:rsidR="009E2744">
        <w:rPr>
          <w:sz w:val="24"/>
          <w:szCs w:val="24"/>
        </w:rPr>
        <w:t xml:space="preserve">he original driver on the tablet, and reinstall the driver from the </w:t>
      </w:r>
      <w:proofErr w:type="spellStart"/>
      <w:r w:rsidR="009E2744">
        <w:rPr>
          <w:sz w:val="24"/>
          <w:szCs w:val="24"/>
        </w:rPr>
        <w:t>MobileGo</w:t>
      </w:r>
      <w:proofErr w:type="spellEnd"/>
      <w:r w:rsidR="009E2744">
        <w:rPr>
          <w:sz w:val="24"/>
          <w:szCs w:val="24"/>
        </w:rPr>
        <w:t xml:space="preserve"> program.</w:t>
      </w:r>
    </w:p>
    <w:p w:rsidR="00CC5CD6" w:rsidRPr="00132AE7" w:rsidRDefault="00866CC5" w:rsidP="00132AE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Then, go back</w:t>
      </w:r>
      <w:r w:rsidR="008D6CD5">
        <w:rPr>
          <w:sz w:val="24"/>
          <w:szCs w:val="24"/>
        </w:rPr>
        <w:t xml:space="preserve"> to the Processing program, </w:t>
      </w:r>
      <w:r>
        <w:rPr>
          <w:sz w:val="24"/>
          <w:szCs w:val="24"/>
        </w:rPr>
        <w:t xml:space="preserve">run it </w:t>
      </w:r>
      <w:r w:rsidR="008D6CD5">
        <w:rPr>
          <w:sz w:val="24"/>
          <w:szCs w:val="24"/>
        </w:rPr>
        <w:t>as usual,</w:t>
      </w:r>
      <w:r w:rsidR="00067929">
        <w:rPr>
          <w:sz w:val="24"/>
          <w:szCs w:val="24"/>
        </w:rPr>
        <w:t xml:space="preserve"> </w:t>
      </w:r>
      <w:r w:rsidR="008D6CD5">
        <w:rPr>
          <w:sz w:val="24"/>
          <w:szCs w:val="24"/>
        </w:rPr>
        <w:t xml:space="preserve">and you should be able to turn your Processing program into an Android app. </w:t>
      </w:r>
    </w:p>
    <w:p w:rsidR="00EC2D91" w:rsidRPr="001131F4" w:rsidRDefault="00EC2D91" w:rsidP="00F17EF0">
      <w:pPr>
        <w:jc w:val="center"/>
        <w:rPr>
          <w:b/>
          <w:sz w:val="24"/>
          <w:szCs w:val="24"/>
        </w:rPr>
      </w:pPr>
      <w:commentRangeStart w:id="17"/>
      <w:r w:rsidRPr="001131F4">
        <w:rPr>
          <w:b/>
          <w:sz w:val="24"/>
          <w:szCs w:val="24"/>
        </w:rPr>
        <w:t>When Run with Java</w:t>
      </w:r>
      <w:r w:rsidR="00BA4349">
        <w:rPr>
          <w:b/>
          <w:sz w:val="24"/>
          <w:szCs w:val="24"/>
        </w:rPr>
        <w:t xml:space="preserve"> Mode</w:t>
      </w:r>
      <w:commentRangeEnd w:id="17"/>
      <w:r w:rsidR="00463A82">
        <w:rPr>
          <w:rStyle w:val="CommentReference"/>
        </w:rPr>
        <w:commentReference w:id="17"/>
      </w:r>
    </w:p>
    <w:p w:rsidR="00EC2D91" w:rsidRDefault="00593E4C" w:rsidP="00EC2D91">
      <w:pPr>
        <w:jc w:val="center"/>
        <w:rPr>
          <w:sz w:val="24"/>
          <w:szCs w:val="24"/>
        </w:rPr>
      </w:pPr>
      <w:r>
        <w:rPr>
          <w:sz w:val="24"/>
          <w:szCs w:val="24"/>
        </w:rPr>
        <w:t>Default Tab</w:t>
      </w:r>
    </w:p>
    <w:p w:rsidR="00F17EF0" w:rsidRDefault="00F17EF0" w:rsidP="00EC2D9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ko-KR"/>
        </w:rPr>
        <w:drawing>
          <wp:inline distT="0" distB="0" distL="0" distR="0">
            <wp:extent cx="3212135" cy="2722876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3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52" t="13153" r="30593" b="18985"/>
                    <a:stretch/>
                  </pic:blipFill>
                  <pic:spPr bwMode="auto">
                    <a:xfrm>
                      <a:off x="0" y="0"/>
                      <a:ext cx="3217341" cy="2727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806" w:rsidRDefault="00CD4806" w:rsidP="00EC2D91">
      <w:pPr>
        <w:jc w:val="center"/>
        <w:rPr>
          <w:sz w:val="24"/>
          <w:szCs w:val="24"/>
        </w:rPr>
      </w:pPr>
      <w:r>
        <w:rPr>
          <w:sz w:val="24"/>
          <w:szCs w:val="24"/>
        </w:rPr>
        <w:t>Second Tab</w:t>
      </w:r>
    </w:p>
    <w:p w:rsidR="00CD4806" w:rsidRDefault="00EF0ED9" w:rsidP="00EC2D9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6CD4EF25" wp14:editId="3FE74E3C">
            <wp:extent cx="3282436" cy="33980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4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34" t="12945" r="30593" b="19194"/>
                    <a:stretch/>
                  </pic:blipFill>
                  <pic:spPr bwMode="auto">
                    <a:xfrm>
                      <a:off x="0" y="0"/>
                      <a:ext cx="3296306" cy="341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349" w:rsidRDefault="00BA4349" w:rsidP="00852E5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When Run with Android Mode</w:t>
      </w:r>
      <w:r w:rsidR="0036614C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(On </w:t>
      </w:r>
      <w:r w:rsidR="0036614C">
        <w:rPr>
          <w:b/>
          <w:sz w:val="24"/>
          <w:szCs w:val="24"/>
        </w:rPr>
        <w:t>Android Device)</w:t>
      </w:r>
    </w:p>
    <w:p w:rsidR="00174D69" w:rsidRDefault="0036706A" w:rsidP="00EC2D91">
      <w:pPr>
        <w:jc w:val="center"/>
        <w:rPr>
          <w:sz w:val="24"/>
          <w:szCs w:val="24"/>
        </w:rPr>
      </w:pPr>
      <w:r>
        <w:rPr>
          <w:sz w:val="24"/>
          <w:szCs w:val="24"/>
        </w:rPr>
        <w:t>Default Tab</w:t>
      </w:r>
    </w:p>
    <w:p w:rsidR="000578B5" w:rsidRDefault="000578B5" w:rsidP="00EC2D9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ko-KR"/>
        </w:rPr>
        <w:drawing>
          <wp:inline distT="0" distB="0" distL="0" distR="0">
            <wp:extent cx="2636729" cy="37157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6-04-30-16-45-0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672" cy="375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7D" w:rsidRDefault="003E097D" w:rsidP="00EC2D91">
      <w:pPr>
        <w:jc w:val="center"/>
        <w:rPr>
          <w:sz w:val="24"/>
          <w:szCs w:val="24"/>
        </w:rPr>
      </w:pPr>
    </w:p>
    <w:p w:rsidR="00397145" w:rsidRDefault="00397145" w:rsidP="00EC2D91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Second Tab</w:t>
      </w:r>
    </w:p>
    <w:p w:rsidR="00397145" w:rsidRPr="0036706A" w:rsidRDefault="00F45AF2" w:rsidP="00EC2D9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ko-KR"/>
        </w:rPr>
        <w:drawing>
          <wp:inline distT="0" distB="0" distL="0" distR="0">
            <wp:extent cx="2621654" cy="4660718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6-04-30-16-45-1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435" cy="466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608" w:rsidRPr="000278ED" w:rsidRDefault="00737608" w:rsidP="006D417C">
      <w:pPr>
        <w:ind w:left="360"/>
        <w:rPr>
          <w:sz w:val="24"/>
          <w:szCs w:val="24"/>
        </w:rPr>
      </w:pPr>
    </w:p>
    <w:p w:rsidR="00745954" w:rsidRPr="006D417C" w:rsidRDefault="009C0882" w:rsidP="006D417C">
      <w:pPr>
        <w:ind w:left="360"/>
        <w:rPr>
          <w:sz w:val="24"/>
          <w:szCs w:val="24"/>
        </w:rPr>
      </w:pPr>
      <w:r w:rsidRPr="006D417C">
        <w:rPr>
          <w:sz w:val="24"/>
          <w:szCs w:val="24"/>
        </w:rPr>
        <w:t xml:space="preserve"> </w:t>
      </w:r>
      <w:r w:rsidR="00DD33F5" w:rsidRPr="006D417C">
        <w:rPr>
          <w:sz w:val="24"/>
          <w:szCs w:val="24"/>
        </w:rPr>
        <w:t xml:space="preserve"> </w:t>
      </w:r>
      <w:r w:rsidR="00D1392E" w:rsidRPr="006D417C">
        <w:rPr>
          <w:sz w:val="24"/>
          <w:szCs w:val="24"/>
        </w:rPr>
        <w:t xml:space="preserve"> </w:t>
      </w:r>
    </w:p>
    <w:sectPr w:rsidR="00745954" w:rsidRPr="006D41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7" w:author="Michael Klopfer" w:date="2016-05-08T07:24:00Z" w:initials="MJK">
    <w:p w:rsidR="000660C8" w:rsidRDefault="000660C8">
      <w:pPr>
        <w:pStyle w:val="CommentText"/>
      </w:pPr>
      <w:r>
        <w:rPr>
          <w:rStyle w:val="CommentReference"/>
        </w:rPr>
        <w:annotationRef/>
      </w:r>
      <w:r>
        <w:t>Sample code for GUI indicators</w:t>
      </w:r>
    </w:p>
  </w:comment>
  <w:comment w:id="8" w:author="Michael Klopfer" w:date="2016-05-08T07:41:00Z" w:initials="MJK">
    <w:p w:rsidR="00463A82" w:rsidRDefault="00463A82">
      <w:pPr>
        <w:pStyle w:val="CommentText"/>
      </w:pPr>
      <w:r>
        <w:rPr>
          <w:rStyle w:val="CommentReference"/>
        </w:rPr>
        <w:annotationRef/>
      </w:r>
      <w:r>
        <w:t xml:space="preserve">Please include a materials section that discusses what materials are required for these instructions.  This includes the software, the PC that the code is being developed on, Processing, an Android tablet, </w:t>
      </w:r>
      <w:r>
        <w:t>etc.</w:t>
      </w:r>
      <w:bookmarkStart w:id="9" w:name="_GoBack"/>
      <w:bookmarkEnd w:id="9"/>
    </w:p>
  </w:comment>
  <w:comment w:id="10" w:author="Michael Klopfer" w:date="2016-05-08T07:25:00Z" w:initials="MJK">
    <w:p w:rsidR="000660C8" w:rsidRDefault="000660C8">
      <w:pPr>
        <w:pStyle w:val="CommentText"/>
      </w:pPr>
      <w:r>
        <w:rPr>
          <w:rStyle w:val="CommentReference"/>
        </w:rPr>
        <w:annotationRef/>
      </w:r>
      <w:r>
        <w:t>Specify in detail and be specific with this step</w:t>
      </w:r>
    </w:p>
  </w:comment>
  <w:comment w:id="11" w:author="Michael Klopfer" w:date="2016-05-08T07:26:00Z" w:initials="MJK">
    <w:p w:rsidR="000660C8" w:rsidRDefault="000660C8">
      <w:pPr>
        <w:pStyle w:val="CommentText"/>
      </w:pPr>
      <w:r>
        <w:rPr>
          <w:rStyle w:val="CommentReference"/>
        </w:rPr>
        <w:annotationRef/>
      </w:r>
      <w:r>
        <w:t xml:space="preserve">Do you mean the Dragon Touch tablet?  </w:t>
      </w:r>
      <w:r w:rsidRPr="000660C8">
        <w:t>http://www.amazon.com/Dragon-Touch-Y88-Supported-TabletExpress/dp/B00E435N1A</w:t>
      </w:r>
    </w:p>
  </w:comment>
  <w:comment w:id="12" w:author="Michael Klopfer" w:date="2016-05-08T07:39:00Z" w:initials="MJK">
    <w:p w:rsidR="000660C8" w:rsidRDefault="000660C8">
      <w:pPr>
        <w:pStyle w:val="CommentText"/>
      </w:pPr>
      <w:r>
        <w:rPr>
          <w:rStyle w:val="CommentReference"/>
        </w:rPr>
        <w:annotationRef/>
      </w:r>
      <w:r>
        <w:t xml:space="preserve">We </w:t>
      </w:r>
      <w:r w:rsidR="00463A82">
        <w:t>have many</w:t>
      </w:r>
      <w:r>
        <w:t xml:space="preserve"> tablets, be specific.  Generally figure captions are under the figure.  Number your figure captions, EG Figure 1: Tablet ….</w:t>
      </w:r>
    </w:p>
  </w:comment>
  <w:comment w:id="13" w:author="Michael Klopfer" w:date="2016-05-08T07:27:00Z" w:initials="MJK">
    <w:p w:rsidR="000660C8" w:rsidRDefault="000660C8">
      <w:pPr>
        <w:pStyle w:val="CommentText"/>
      </w:pPr>
      <w:r>
        <w:rPr>
          <w:rStyle w:val="CommentReference"/>
        </w:rPr>
        <w:annotationRef/>
      </w:r>
      <w:r>
        <w:t>Avoid colloquial statements</w:t>
      </w:r>
    </w:p>
  </w:comment>
  <w:comment w:id="14" w:author="Michael Klopfer" w:date="2016-05-08T07:27:00Z" w:initials="MJK">
    <w:p w:rsidR="000660C8" w:rsidRDefault="000660C8">
      <w:pPr>
        <w:pStyle w:val="CommentText"/>
      </w:pPr>
      <w:r>
        <w:rPr>
          <w:rStyle w:val="CommentReference"/>
        </w:rPr>
        <w:annotationRef/>
      </w:r>
      <w:r>
        <w:t>Be careful about caps and contractions, you should never use contractions in a technical report.</w:t>
      </w:r>
    </w:p>
  </w:comment>
  <w:comment w:id="15" w:author="Michael Klopfer" w:date="2016-05-08T07:27:00Z" w:initials="MJK">
    <w:p w:rsidR="000660C8" w:rsidRDefault="000660C8">
      <w:pPr>
        <w:pStyle w:val="CommentText"/>
      </w:pPr>
      <w:r>
        <w:rPr>
          <w:rStyle w:val="CommentReference"/>
        </w:rPr>
        <w:annotationRef/>
      </w:r>
      <w:r>
        <w:t>Colloquialism</w:t>
      </w:r>
    </w:p>
  </w:comment>
  <w:comment w:id="16" w:author="Michael Klopfer" w:date="2016-05-08T07:34:00Z" w:initials="MJK">
    <w:p w:rsidR="00463A82" w:rsidRDefault="00463A82">
      <w:pPr>
        <w:pStyle w:val="CommentText"/>
      </w:pPr>
      <w:r>
        <w:rPr>
          <w:rStyle w:val="CommentReference"/>
        </w:rPr>
        <w:annotationRef/>
      </w:r>
      <w:r>
        <w:t>Please add some info here about why this step is necessary</w:t>
      </w:r>
    </w:p>
  </w:comment>
  <w:comment w:id="17" w:author="Michael Klopfer" w:date="2016-05-08T07:39:00Z" w:initials="MJK">
    <w:p w:rsidR="00463A82" w:rsidRDefault="00463A82">
      <w:pPr>
        <w:pStyle w:val="CommentText"/>
      </w:pPr>
      <w:r>
        <w:rPr>
          <w:rStyle w:val="CommentReference"/>
        </w:rPr>
        <w:annotationRef/>
      </w:r>
      <w:r>
        <w:t>Expand captions so they tell a story – this is just the demo for the program you built viewing it in processing?  As you are focusing on mobile app development, you may want to show 2 screens for each image, one in processing on the PC, the other on the mobile side.  Otherwise it is hard to see what you are trying to show.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Malgun Gothic Semilight"/>
    <w:panose1 w:val="02020500000000000000"/>
    <w:charset w:val="88"/>
    <w:family w:val="auto"/>
    <w:notTrueType/>
    <w:pitch w:val="variable"/>
    <w:sig w:usb0="00000000" w:usb1="08080000" w:usb2="00000010" w:usb3="00000000" w:csb0="001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D67D90"/>
    <w:multiLevelType w:val="hybridMultilevel"/>
    <w:tmpl w:val="67743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trackRevisions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74AE"/>
    <w:rsid w:val="000116F6"/>
    <w:rsid w:val="000278ED"/>
    <w:rsid w:val="000315C0"/>
    <w:rsid w:val="00032936"/>
    <w:rsid w:val="000519FA"/>
    <w:rsid w:val="00053501"/>
    <w:rsid w:val="000578B5"/>
    <w:rsid w:val="000660C8"/>
    <w:rsid w:val="00067929"/>
    <w:rsid w:val="0007279D"/>
    <w:rsid w:val="00103124"/>
    <w:rsid w:val="001101FB"/>
    <w:rsid w:val="001131F4"/>
    <w:rsid w:val="00132AE7"/>
    <w:rsid w:val="00164A0B"/>
    <w:rsid w:val="00174D69"/>
    <w:rsid w:val="00183AAD"/>
    <w:rsid w:val="00185A03"/>
    <w:rsid w:val="001A19FD"/>
    <w:rsid w:val="001A3B7E"/>
    <w:rsid w:val="001A4B6D"/>
    <w:rsid w:val="001D647C"/>
    <w:rsid w:val="001D7907"/>
    <w:rsid w:val="001E7FDA"/>
    <w:rsid w:val="00212E00"/>
    <w:rsid w:val="00212E55"/>
    <w:rsid w:val="00214B8A"/>
    <w:rsid w:val="0021551E"/>
    <w:rsid w:val="00216D35"/>
    <w:rsid w:val="002174AE"/>
    <w:rsid w:val="002211E7"/>
    <w:rsid w:val="0022541F"/>
    <w:rsid w:val="0023369D"/>
    <w:rsid w:val="002466EA"/>
    <w:rsid w:val="00254CC9"/>
    <w:rsid w:val="00266D49"/>
    <w:rsid w:val="00275236"/>
    <w:rsid w:val="002A1EB5"/>
    <w:rsid w:val="002A5F6F"/>
    <w:rsid w:val="002C42DB"/>
    <w:rsid w:val="002F0070"/>
    <w:rsid w:val="002F238B"/>
    <w:rsid w:val="002F3336"/>
    <w:rsid w:val="00310ADA"/>
    <w:rsid w:val="00320257"/>
    <w:rsid w:val="00330170"/>
    <w:rsid w:val="00341155"/>
    <w:rsid w:val="0034629F"/>
    <w:rsid w:val="003462E6"/>
    <w:rsid w:val="0036614C"/>
    <w:rsid w:val="0036706A"/>
    <w:rsid w:val="00394E09"/>
    <w:rsid w:val="00395A1A"/>
    <w:rsid w:val="00397145"/>
    <w:rsid w:val="003D3647"/>
    <w:rsid w:val="003E097D"/>
    <w:rsid w:val="003E2C94"/>
    <w:rsid w:val="00421D80"/>
    <w:rsid w:val="0042343A"/>
    <w:rsid w:val="00423844"/>
    <w:rsid w:val="004273FA"/>
    <w:rsid w:val="0044347D"/>
    <w:rsid w:val="0044390A"/>
    <w:rsid w:val="00460882"/>
    <w:rsid w:val="004617B6"/>
    <w:rsid w:val="0046399B"/>
    <w:rsid w:val="00463A82"/>
    <w:rsid w:val="00467510"/>
    <w:rsid w:val="00487156"/>
    <w:rsid w:val="004A5CBB"/>
    <w:rsid w:val="00505808"/>
    <w:rsid w:val="005816A4"/>
    <w:rsid w:val="00582F7F"/>
    <w:rsid w:val="005856D4"/>
    <w:rsid w:val="00593E4C"/>
    <w:rsid w:val="00596FED"/>
    <w:rsid w:val="005A00A9"/>
    <w:rsid w:val="005A42B7"/>
    <w:rsid w:val="005E3D37"/>
    <w:rsid w:val="005F2528"/>
    <w:rsid w:val="005F2732"/>
    <w:rsid w:val="005F4F52"/>
    <w:rsid w:val="00610024"/>
    <w:rsid w:val="00611456"/>
    <w:rsid w:val="00616980"/>
    <w:rsid w:val="00650151"/>
    <w:rsid w:val="00651A2A"/>
    <w:rsid w:val="00656A30"/>
    <w:rsid w:val="0066089C"/>
    <w:rsid w:val="006701EE"/>
    <w:rsid w:val="006862DE"/>
    <w:rsid w:val="006938BB"/>
    <w:rsid w:val="006A1BD8"/>
    <w:rsid w:val="006B7E2D"/>
    <w:rsid w:val="006C5B27"/>
    <w:rsid w:val="006D417C"/>
    <w:rsid w:val="006F5AC6"/>
    <w:rsid w:val="006F5BF7"/>
    <w:rsid w:val="00710353"/>
    <w:rsid w:val="007219DC"/>
    <w:rsid w:val="00730204"/>
    <w:rsid w:val="00732C61"/>
    <w:rsid w:val="00737608"/>
    <w:rsid w:val="00745954"/>
    <w:rsid w:val="007B40BD"/>
    <w:rsid w:val="007C1886"/>
    <w:rsid w:val="007C6D54"/>
    <w:rsid w:val="007E258A"/>
    <w:rsid w:val="007E3008"/>
    <w:rsid w:val="007E741E"/>
    <w:rsid w:val="007F1C07"/>
    <w:rsid w:val="00803752"/>
    <w:rsid w:val="008042ED"/>
    <w:rsid w:val="00827D2C"/>
    <w:rsid w:val="00852E5F"/>
    <w:rsid w:val="00866CC5"/>
    <w:rsid w:val="00870BB5"/>
    <w:rsid w:val="00881DAB"/>
    <w:rsid w:val="008910A4"/>
    <w:rsid w:val="008C231B"/>
    <w:rsid w:val="008C3ACA"/>
    <w:rsid w:val="008D0A49"/>
    <w:rsid w:val="008D658C"/>
    <w:rsid w:val="008D6CD5"/>
    <w:rsid w:val="008F376C"/>
    <w:rsid w:val="00907181"/>
    <w:rsid w:val="009158B7"/>
    <w:rsid w:val="00925BF1"/>
    <w:rsid w:val="00975771"/>
    <w:rsid w:val="009A3C3C"/>
    <w:rsid w:val="009B36F7"/>
    <w:rsid w:val="009C04B3"/>
    <w:rsid w:val="009C0882"/>
    <w:rsid w:val="009E2744"/>
    <w:rsid w:val="009E28E7"/>
    <w:rsid w:val="009E6CCF"/>
    <w:rsid w:val="00A37B1C"/>
    <w:rsid w:val="00A53610"/>
    <w:rsid w:val="00A7454F"/>
    <w:rsid w:val="00A7795B"/>
    <w:rsid w:val="00A815CD"/>
    <w:rsid w:val="00AA14BF"/>
    <w:rsid w:val="00AA5D15"/>
    <w:rsid w:val="00AA6141"/>
    <w:rsid w:val="00AC25C4"/>
    <w:rsid w:val="00AC4AF9"/>
    <w:rsid w:val="00AD3359"/>
    <w:rsid w:val="00AF4850"/>
    <w:rsid w:val="00AF7909"/>
    <w:rsid w:val="00B0533B"/>
    <w:rsid w:val="00B21131"/>
    <w:rsid w:val="00B27B1E"/>
    <w:rsid w:val="00B3781C"/>
    <w:rsid w:val="00B404F4"/>
    <w:rsid w:val="00B460B4"/>
    <w:rsid w:val="00B60C18"/>
    <w:rsid w:val="00B63D7F"/>
    <w:rsid w:val="00B65870"/>
    <w:rsid w:val="00B86BD5"/>
    <w:rsid w:val="00BA4349"/>
    <w:rsid w:val="00BC2473"/>
    <w:rsid w:val="00BF1FF1"/>
    <w:rsid w:val="00BF6C75"/>
    <w:rsid w:val="00C22523"/>
    <w:rsid w:val="00C34151"/>
    <w:rsid w:val="00C413B3"/>
    <w:rsid w:val="00C43B29"/>
    <w:rsid w:val="00C520A2"/>
    <w:rsid w:val="00C66FFD"/>
    <w:rsid w:val="00CA6451"/>
    <w:rsid w:val="00CA668C"/>
    <w:rsid w:val="00CC5CD6"/>
    <w:rsid w:val="00CD0D72"/>
    <w:rsid w:val="00CD432E"/>
    <w:rsid w:val="00CD4806"/>
    <w:rsid w:val="00CD4AA6"/>
    <w:rsid w:val="00CD6DC4"/>
    <w:rsid w:val="00CE1CAE"/>
    <w:rsid w:val="00CF4524"/>
    <w:rsid w:val="00CF6399"/>
    <w:rsid w:val="00D05AAB"/>
    <w:rsid w:val="00D10E7F"/>
    <w:rsid w:val="00D1392E"/>
    <w:rsid w:val="00D214B0"/>
    <w:rsid w:val="00D3428F"/>
    <w:rsid w:val="00D3790A"/>
    <w:rsid w:val="00D44F04"/>
    <w:rsid w:val="00D50F4A"/>
    <w:rsid w:val="00D55470"/>
    <w:rsid w:val="00D72D1A"/>
    <w:rsid w:val="00D93C8F"/>
    <w:rsid w:val="00D93ED3"/>
    <w:rsid w:val="00DA7C19"/>
    <w:rsid w:val="00DB160B"/>
    <w:rsid w:val="00DB3C0E"/>
    <w:rsid w:val="00DD024F"/>
    <w:rsid w:val="00DD33F5"/>
    <w:rsid w:val="00DF4F57"/>
    <w:rsid w:val="00DF4FD5"/>
    <w:rsid w:val="00E17EA3"/>
    <w:rsid w:val="00E345EC"/>
    <w:rsid w:val="00E64A9D"/>
    <w:rsid w:val="00E73AC7"/>
    <w:rsid w:val="00E86AF3"/>
    <w:rsid w:val="00EA0E8E"/>
    <w:rsid w:val="00EC2D91"/>
    <w:rsid w:val="00EC3110"/>
    <w:rsid w:val="00EF0ED9"/>
    <w:rsid w:val="00F10DC8"/>
    <w:rsid w:val="00F17EF0"/>
    <w:rsid w:val="00F210AA"/>
    <w:rsid w:val="00F265F7"/>
    <w:rsid w:val="00F34FA3"/>
    <w:rsid w:val="00F40249"/>
    <w:rsid w:val="00F45AF2"/>
    <w:rsid w:val="00F53566"/>
    <w:rsid w:val="00F56328"/>
    <w:rsid w:val="00F716F2"/>
    <w:rsid w:val="00F86291"/>
    <w:rsid w:val="00F96842"/>
    <w:rsid w:val="00FE0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629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115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60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60C8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0660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660C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660C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660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660C8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629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115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60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60C8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0660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660C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660C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660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660C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ylim1@uci.edu" TargetMode="External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hyperlink" Target="mailto:hieutn3@uci.edu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www.wondershare.net/mobilego/?icn=nav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415</Words>
  <Characters>2370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Lim</dc:creator>
  <cp:lastModifiedBy>Michael Klopfer</cp:lastModifiedBy>
  <cp:revision>2</cp:revision>
  <dcterms:created xsi:type="dcterms:W3CDTF">2016-05-08T14:49:00Z</dcterms:created>
  <dcterms:modified xsi:type="dcterms:W3CDTF">2016-05-08T14:49:00Z</dcterms:modified>
</cp:coreProperties>
</file>